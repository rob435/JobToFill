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 xml:space="preserve">Ada Lovelace</w:t>
      </w:r>
    </w:p>
    <w:p>
      <w:r>
        <w:t xml:space="preserve">Lead Programmer</w:t>
      </w:r>
      <w:r>
        <w:tab/>
      </w:r>
      <w:r>
        <w:t xml:space="preserve">Jan 2024 – Present</w:t>
      </w:r>
    </w:p>
    <w:p>
      <w:pPr>
        <w:numPr>
          <w:ilvl w:val="0"/>
          <w:numId w:val="1"/>
        </w:numPr>
      </w:pPr>
      <w:r>
        <w:t xml:space="preserve">Wrote the </w:t>
      </w:r>
      <w:del w:id="1" w:author="x">
        <w:r>
          <w:delText>deleted </w:delText>
        </w:r>
      </w:del>
      <w:r>
        <w:t xml:space="preserve">first algorithm</w:t>
      </w:r>
    </w:p>
    <w:p>
      <w:pPr>
        <w:numPr>
          <w:ilvl w:val="0"/>
          <w:numId w:val="1"/>
        </w:numPr>
      </w:pPr>
      <w:r>
        <w:t xml:space="preserve">Babbage’s engine &amp; notes</w:t>
      </w:r>
    </w:p>
    <w:p>
      <w:r>
        <w:t xml:space="preserve">Line one</w:t>
      </w:r>
      <w:r>
        <w:br/>
      </w:r>
      <w:r>
        <w:t xml:space="preserve">Line two</w:t>
      </w:r>
    </w:p>
    <w:tbl>
      <w:tr>
        <w:tc>
          <w:p>
            <w:r>
              <w:t xml:space="preserve">Languages</w:t>
            </w:r>
          </w:p>
        </w:tc>
        <w:tc>
          <w:p>
            <w:r>
              <w:t xml:space="preserve">English, French</w:t>
            </w:r>
          </w:p>
        </w:tc>
      </w:tr>
      <w:tr>
        <w:tc>
          <w:p>
            <w:r>
              <w:t xml:space="preserve">Maths</w:t>
            </w:r>
          </w:p>
        </w:tc>
        <w:tc>
          <w:p>
            <w:r>
              <w:t xml:space="preserve">Calculus</w:t>
            </w:r>
          </w:p>
          <w:p>
            <w:r>
              <w:t xml:space="preserve">Logic</w:t>
            </w:r>
          </w:p>
        </w:tc>
      </w:tr>
    </w:tbl>
    <w:p>
      <w:r>
        <w:fldChar w:fldCharType="begin"/>
      </w:r>
      <w:r>
        <w:instrText> HYPERLINK "x" </w:instrText>
      </w:r>
      <w:r>
        <w:fldChar w:fldCharType="separate"/>
      </w:r>
      <w:r>
        <w:t xml:space="preserve">ada@example.com</w:t>
      </w:r>
      <w:r>
        <w:fldChar w:fldCharType="end"/>
      </w:r>
    </w:p>
  </w:body>
</w:document>
</file>

<file path=word/header1.xml><?xml version="1.0" encoding="utf-8"?>
<w:hdr xmlns:w="http://schemas.openxmlformats.org/wordprocessingml/2006/main">
  <w:p>
    <w:r>
      <w:t xml:space="preserve">ada.lovelace@example.com</w:t>
    </w:r>
  </w:p>
</w:hdr>
</file>

<file path=word/_rels/document.xml.rels><?xml version="1.0" encoding="UTF-8"?><Relationships xmlns="http://schemas.openxmlformats.org/package/2006/relationships"><Relationship Id="rId1" Type="http://schemas.openxmlformats.org/officeDocument/2006/relationships/header" Target="header1.xml"/></Relationships>
</file>